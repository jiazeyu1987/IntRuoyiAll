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page" w:horzAnchor="margin" w:tblpXSpec="center" w:tblpY="2571"/>
        <w:tblW w:w="129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9214"/>
        <w:gridCol w:w="1927"/>
      </w:tblGrid>
      <w:tr w14:paraId="7F208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1EE1BE0B">
            <w:pPr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版本</w:t>
            </w:r>
          </w:p>
        </w:tc>
        <w:tc>
          <w:tcPr>
            <w:tcW w:w="9214" w:type="dxa"/>
            <w:vAlign w:val="center"/>
          </w:tcPr>
          <w:p w14:paraId="2D73FFF5">
            <w:pPr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修订说明</w:t>
            </w:r>
          </w:p>
        </w:tc>
        <w:tc>
          <w:tcPr>
            <w:tcW w:w="1927" w:type="dxa"/>
            <w:vAlign w:val="center"/>
          </w:tcPr>
          <w:p w14:paraId="03516F8A">
            <w:pPr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实施日期</w:t>
            </w:r>
          </w:p>
        </w:tc>
      </w:tr>
      <w:tr w14:paraId="0921E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1BEDB68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A/0</w:t>
            </w:r>
          </w:p>
        </w:tc>
        <w:tc>
          <w:tcPr>
            <w:tcW w:w="9214" w:type="dxa"/>
            <w:vAlign w:val="center"/>
          </w:tcPr>
          <w:p w14:paraId="3196FFA7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新建文件</w:t>
            </w:r>
          </w:p>
        </w:tc>
        <w:tc>
          <w:tcPr>
            <w:tcW w:w="1927" w:type="dxa"/>
            <w:vAlign w:val="center"/>
          </w:tcPr>
          <w:p w14:paraId="1ED33637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2019.04.02</w:t>
            </w:r>
          </w:p>
        </w:tc>
      </w:tr>
      <w:tr w14:paraId="33EFE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322736C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A/1</w:t>
            </w:r>
          </w:p>
        </w:tc>
        <w:tc>
          <w:tcPr>
            <w:tcW w:w="9214" w:type="dxa"/>
            <w:vAlign w:val="center"/>
          </w:tcPr>
          <w:p w14:paraId="1AE74B08">
            <w:pPr>
              <w:pStyle w:val="10"/>
              <w:numPr>
                <w:ilvl w:val="0"/>
                <w:numId w:val="1"/>
              </w:numPr>
              <w:ind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更新公司LOGO，由KDL-INT改为INT；</w:t>
            </w:r>
          </w:p>
          <w:p w14:paraId="5DBAF6BE">
            <w:pPr>
              <w:pStyle w:val="10"/>
              <w:numPr>
                <w:ilvl w:val="0"/>
                <w:numId w:val="1"/>
              </w:numPr>
              <w:ind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增加对于配备衬板的初包装产品的外观要求。</w:t>
            </w:r>
          </w:p>
        </w:tc>
        <w:tc>
          <w:tcPr>
            <w:tcW w:w="1927" w:type="dxa"/>
            <w:vAlign w:val="center"/>
          </w:tcPr>
          <w:p w14:paraId="7AC76C48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2020.11.04</w:t>
            </w:r>
          </w:p>
        </w:tc>
      </w:tr>
      <w:tr w14:paraId="2C59A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5942628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A/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9214" w:type="dxa"/>
            <w:vAlign w:val="center"/>
          </w:tcPr>
          <w:p w14:paraId="124561B1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更新检验项目第2项：密封强度，增加美联的检验要求。</w:t>
            </w:r>
          </w:p>
        </w:tc>
        <w:tc>
          <w:tcPr>
            <w:tcW w:w="1927" w:type="dxa"/>
            <w:vAlign w:val="center"/>
          </w:tcPr>
          <w:p w14:paraId="4217719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4.6</w:t>
            </w:r>
          </w:p>
        </w:tc>
      </w:tr>
      <w:tr w14:paraId="3F9EB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21D7C724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A/3</w:t>
            </w:r>
          </w:p>
        </w:tc>
        <w:tc>
          <w:tcPr>
            <w:tcW w:w="9214" w:type="dxa"/>
            <w:vAlign w:val="center"/>
          </w:tcPr>
          <w:p w14:paraId="4AB6534F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根据YY∕T 0681.4-2021 无菌医疗器械包装试验方法 第4部分：染色液穿透法测定透气包装的最新要求，变更密封泄漏的检测方法和标准。</w:t>
            </w:r>
          </w:p>
        </w:tc>
        <w:tc>
          <w:tcPr>
            <w:tcW w:w="1927" w:type="dxa"/>
            <w:vAlign w:val="center"/>
          </w:tcPr>
          <w:p w14:paraId="7F7C6F8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2021.07.08</w:t>
            </w:r>
          </w:p>
        </w:tc>
      </w:tr>
      <w:tr w14:paraId="141AC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15B8C2C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A/4</w:t>
            </w:r>
          </w:p>
        </w:tc>
        <w:tc>
          <w:tcPr>
            <w:tcW w:w="9214" w:type="dxa"/>
            <w:vAlign w:val="center"/>
          </w:tcPr>
          <w:p w14:paraId="45D20744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1.对异物描述详细化：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包装内应无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碎屑、毛发、黑点等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异物；</w:t>
            </w:r>
          </w:p>
          <w:p w14:paraId="4827E6F1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2.更新外观检测项目的接受标准：包装内产品应完整，无破损，划痕，变形等缺陷；</w:t>
            </w:r>
          </w:p>
        </w:tc>
        <w:tc>
          <w:tcPr>
            <w:tcW w:w="1927" w:type="dxa"/>
            <w:vAlign w:val="center"/>
          </w:tcPr>
          <w:p w14:paraId="731A3DB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2022.11.17</w:t>
            </w:r>
          </w:p>
        </w:tc>
      </w:tr>
      <w:tr w14:paraId="67B57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686D1DE4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A/5</w:t>
            </w:r>
          </w:p>
        </w:tc>
        <w:tc>
          <w:tcPr>
            <w:tcW w:w="9214" w:type="dxa"/>
            <w:vAlign w:val="center"/>
          </w:tcPr>
          <w:p w14:paraId="37DD8742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1.细化美联产品密封强度检验方法</w:t>
            </w:r>
          </w:p>
        </w:tc>
        <w:tc>
          <w:tcPr>
            <w:tcW w:w="1927" w:type="dxa"/>
            <w:vAlign w:val="center"/>
          </w:tcPr>
          <w:p w14:paraId="55CDCD07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2023.03.08</w:t>
            </w:r>
          </w:p>
        </w:tc>
      </w:tr>
      <w:tr w14:paraId="7075E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440BCE46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A/6</w:t>
            </w:r>
          </w:p>
        </w:tc>
        <w:tc>
          <w:tcPr>
            <w:tcW w:w="9214" w:type="dxa"/>
            <w:vAlign w:val="center"/>
          </w:tcPr>
          <w:p w14:paraId="240CA864">
            <w:pPr>
              <w:numPr>
                <w:ilvl w:val="0"/>
                <w:numId w:val="2"/>
              </w:numPr>
              <w:jc w:val="left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公司名称变更；2.公司LOGO变更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3.删除美联产品密封强度的检验方法；新增百瑞吉产品密封强度的检验方法</w:t>
            </w:r>
          </w:p>
        </w:tc>
        <w:tc>
          <w:tcPr>
            <w:tcW w:w="1927" w:type="dxa"/>
            <w:vAlign w:val="center"/>
          </w:tcPr>
          <w:p w14:paraId="7A67BE73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2024.11.04</w:t>
            </w:r>
          </w:p>
        </w:tc>
      </w:tr>
      <w:tr w14:paraId="15650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514B6E1A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A/7</w:t>
            </w:r>
          </w:p>
        </w:tc>
        <w:tc>
          <w:tcPr>
            <w:tcW w:w="9214" w:type="dxa"/>
            <w:vAlign w:val="center"/>
          </w:tcPr>
          <w:p w14:paraId="29FD84B4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增加6不合格包装图片</w:t>
            </w:r>
          </w:p>
        </w:tc>
        <w:tc>
          <w:tcPr>
            <w:tcW w:w="1927" w:type="dxa"/>
            <w:vAlign w:val="center"/>
          </w:tcPr>
          <w:p w14:paraId="24005964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2025.04.10</w:t>
            </w:r>
          </w:p>
        </w:tc>
      </w:tr>
      <w:tr w14:paraId="7BEC9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2B740E2C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</w:p>
        </w:tc>
        <w:tc>
          <w:tcPr>
            <w:tcW w:w="9214" w:type="dxa"/>
            <w:vAlign w:val="center"/>
          </w:tcPr>
          <w:p w14:paraId="0244DB4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</w:p>
        </w:tc>
        <w:tc>
          <w:tcPr>
            <w:tcW w:w="1927" w:type="dxa"/>
            <w:vAlign w:val="center"/>
          </w:tcPr>
          <w:p w14:paraId="12F8B4F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</w:p>
        </w:tc>
      </w:tr>
      <w:tr w14:paraId="51025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516A23E7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</w:p>
        </w:tc>
        <w:tc>
          <w:tcPr>
            <w:tcW w:w="9214" w:type="dxa"/>
            <w:vAlign w:val="center"/>
          </w:tcPr>
          <w:p w14:paraId="40968C64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</w:p>
        </w:tc>
        <w:tc>
          <w:tcPr>
            <w:tcW w:w="1927" w:type="dxa"/>
            <w:vAlign w:val="center"/>
          </w:tcPr>
          <w:p w14:paraId="47C0C38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</w:p>
        </w:tc>
      </w:tr>
      <w:tr w14:paraId="62581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693A8A0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</w:p>
        </w:tc>
        <w:tc>
          <w:tcPr>
            <w:tcW w:w="9214" w:type="dxa"/>
            <w:vAlign w:val="center"/>
          </w:tcPr>
          <w:p w14:paraId="7BC27E65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</w:p>
        </w:tc>
        <w:tc>
          <w:tcPr>
            <w:tcW w:w="1927" w:type="dxa"/>
            <w:vAlign w:val="center"/>
          </w:tcPr>
          <w:p w14:paraId="79089E8C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</w:p>
        </w:tc>
      </w:tr>
      <w:tr w14:paraId="122D7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5894F19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</w:p>
        </w:tc>
        <w:tc>
          <w:tcPr>
            <w:tcW w:w="9214" w:type="dxa"/>
            <w:vAlign w:val="center"/>
          </w:tcPr>
          <w:p w14:paraId="6B05FA87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</w:p>
        </w:tc>
        <w:tc>
          <w:tcPr>
            <w:tcW w:w="1927" w:type="dxa"/>
            <w:vAlign w:val="center"/>
          </w:tcPr>
          <w:p w14:paraId="3FAA8E5C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</w:p>
        </w:tc>
      </w:tr>
    </w:tbl>
    <w:p w14:paraId="696CD8BF">
      <w:pPr>
        <w:jc w:val="center"/>
        <w:rPr>
          <w:rFonts w:hint="eastAsia" w:ascii="宋体" w:hAnsi="宋体" w:eastAsia="宋体" w:cs="宋体"/>
          <w:color w:val="auto"/>
          <w:sz w:val="21"/>
          <w:szCs w:val="21"/>
        </w:rPr>
      </w:pPr>
      <w:ins w:id="0" w:author="微信用户" w:date="2025-04-11T13:56:57Z">
        <w:bookmarkStart w:id="1" w:name="_GoBack"/>
        <w:r>
          <w:rPr>
            <w:rFonts w:ascii="Times New Roman" w:hAnsi="Times New Roman" w:cs="Times New Roman"/>
          </w:rPr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margin">
                <wp:posOffset>5641340</wp:posOffset>
              </wp:positionH>
              <wp:positionV relativeFrom="paragraph">
                <wp:posOffset>-533400</wp:posOffset>
              </wp:positionV>
              <wp:extent cx="896620" cy="370840"/>
              <wp:effectExtent l="0" t="0" r="17780" b="10160"/>
              <wp:wrapNone/>
              <wp:docPr id="19" name="图片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" name="图片 19"/>
                      <pic:cNvPicPr>
                        <a:picLocks noChangeAspect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96620" cy="370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bookmarkEnd w:id="1"/>
      </w:ins>
      <w:r>
        <w:rPr>
          <w:rFonts w:hint="eastAsia" w:ascii="宋体" w:hAnsi="宋体" w:eastAsia="宋体" w:cs="宋体"/>
          <w:color w:val="auto"/>
          <w:sz w:val="21"/>
          <w:szCs w:val="21"/>
        </w:rPr>
        <w:t>修订状况</w:t>
      </w:r>
    </w:p>
    <w:p w14:paraId="07D2B90D">
      <w:pPr>
        <w:jc w:val="center"/>
        <w:rPr>
          <w:rFonts w:hint="default" w:ascii="宋体" w:hAnsi="宋体" w:eastAsia="宋体" w:cs="宋体"/>
          <w:color w:val="auto"/>
          <w:sz w:val="21"/>
          <w:szCs w:val="21"/>
        </w:rPr>
      </w:pPr>
    </w:p>
    <w:p w14:paraId="3A7B83F0">
      <w:pPr>
        <w:jc w:val="center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</w:p>
    <w:p w14:paraId="2D87EBA4">
      <w:pPr>
        <w:rPr>
          <w:rFonts w:hint="default" w:ascii="Times New Roman" w:hAnsi="Times New Roman" w:eastAsia="宋体" w:cs="Times New Roman"/>
          <w:b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  <w:szCs w:val="21"/>
        </w:rPr>
        <w:t>1 目的</w:t>
      </w:r>
    </w:p>
    <w:p w14:paraId="36BE9EFA">
      <w:pPr>
        <w:ind w:firstLine="420" w:firstLineChars="200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制定</w:t>
      </w:r>
      <w:r>
        <w:rPr>
          <w:rFonts w:hint="default" w:ascii="Times New Roman" w:hAnsi="Times New Roman" w:eastAsia="宋体" w:cs="Times New Roman"/>
          <w:bCs/>
          <w:color w:val="auto"/>
          <w:sz w:val="21"/>
          <w:szCs w:val="21"/>
        </w:rPr>
        <w:t>初包装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过程检验规程检验项目、检验方法、接收准则等要求，控制过程质量。</w:t>
      </w:r>
    </w:p>
    <w:p w14:paraId="7C15619F">
      <w:pPr>
        <w:rPr>
          <w:rFonts w:hint="default" w:ascii="Times New Roman" w:hAnsi="Times New Roman" w:eastAsia="宋体" w:cs="Times New Roman"/>
          <w:b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  <w:szCs w:val="21"/>
        </w:rPr>
        <w:t>2适应范围</w:t>
      </w:r>
    </w:p>
    <w:p w14:paraId="3C688381">
      <w:pPr>
        <w:ind w:firstLine="420" w:firstLineChars="200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color w:val="auto"/>
          <w:sz w:val="21"/>
          <w:szCs w:val="21"/>
        </w:rPr>
        <w:t>适应于初包装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过程检验。</w:t>
      </w:r>
    </w:p>
    <w:p w14:paraId="60A32F97">
      <w:pPr>
        <w:rPr>
          <w:rFonts w:hint="default" w:ascii="Times New Roman" w:hAnsi="Times New Roman" w:eastAsia="宋体" w:cs="Times New Roman"/>
          <w:b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  <w:szCs w:val="21"/>
        </w:rPr>
        <w:t>3 检验规则</w:t>
      </w:r>
    </w:p>
    <w:tbl>
      <w:tblPr>
        <w:tblStyle w:val="9"/>
        <w:tblW w:w="141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"/>
        <w:gridCol w:w="1335"/>
        <w:gridCol w:w="5711"/>
        <w:gridCol w:w="3525"/>
        <w:gridCol w:w="1493"/>
        <w:gridCol w:w="1423"/>
      </w:tblGrid>
      <w:tr w14:paraId="2A344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" w:hRule="atLeast"/>
          <w:jc w:val="center"/>
        </w:trPr>
        <w:tc>
          <w:tcPr>
            <w:tcW w:w="655" w:type="dxa"/>
            <w:vAlign w:val="center"/>
          </w:tcPr>
          <w:p w14:paraId="2D7D8A9F">
            <w:pPr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序号</w:t>
            </w:r>
          </w:p>
        </w:tc>
        <w:tc>
          <w:tcPr>
            <w:tcW w:w="1335" w:type="dxa"/>
            <w:vAlign w:val="center"/>
          </w:tcPr>
          <w:p w14:paraId="4548D41B">
            <w:pPr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检验项目</w:t>
            </w:r>
          </w:p>
        </w:tc>
        <w:tc>
          <w:tcPr>
            <w:tcW w:w="5711" w:type="dxa"/>
            <w:vAlign w:val="center"/>
          </w:tcPr>
          <w:p w14:paraId="12B07D49">
            <w:pPr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接受标准</w:t>
            </w:r>
          </w:p>
        </w:tc>
        <w:tc>
          <w:tcPr>
            <w:tcW w:w="3525" w:type="dxa"/>
            <w:vAlign w:val="center"/>
          </w:tcPr>
          <w:p w14:paraId="375FBB92">
            <w:pPr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检验方法</w:t>
            </w:r>
          </w:p>
        </w:tc>
        <w:tc>
          <w:tcPr>
            <w:tcW w:w="1493" w:type="dxa"/>
            <w:vAlign w:val="center"/>
          </w:tcPr>
          <w:p w14:paraId="482286B6">
            <w:pPr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检具</w:t>
            </w:r>
          </w:p>
        </w:tc>
        <w:tc>
          <w:tcPr>
            <w:tcW w:w="1423" w:type="dxa"/>
            <w:vAlign w:val="center"/>
          </w:tcPr>
          <w:p w14:paraId="52DE522E">
            <w:pPr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检验规则</w:t>
            </w:r>
          </w:p>
        </w:tc>
      </w:tr>
      <w:tr w14:paraId="4B0C8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1" w:hRule="atLeast"/>
          <w:jc w:val="center"/>
        </w:trPr>
        <w:tc>
          <w:tcPr>
            <w:tcW w:w="655" w:type="dxa"/>
            <w:vAlign w:val="center"/>
          </w:tcPr>
          <w:p w14:paraId="5E306A1A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</w:t>
            </w:r>
          </w:p>
        </w:tc>
        <w:tc>
          <w:tcPr>
            <w:tcW w:w="1335" w:type="dxa"/>
            <w:vAlign w:val="center"/>
          </w:tcPr>
          <w:p w14:paraId="75982887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外观</w:t>
            </w:r>
          </w:p>
        </w:tc>
        <w:tc>
          <w:tcPr>
            <w:tcW w:w="5711" w:type="dxa"/>
            <w:vAlign w:val="center"/>
          </w:tcPr>
          <w:p w14:paraId="2EC78D2C">
            <w:pPr>
              <w:pStyle w:val="10"/>
              <w:numPr>
                <w:ilvl w:val="0"/>
                <w:numId w:val="3"/>
              </w:numPr>
              <w:ind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包装封口应平整连续，无未封口区，过分封口（融化、变脆），封口狭窄（封口区域宽度不一）、无贯穿封口区域的通道、褶皱等；</w:t>
            </w:r>
          </w:p>
          <w:p w14:paraId="7CC4DAC5">
            <w:pPr>
              <w:pStyle w:val="10"/>
              <w:numPr>
                <w:ilvl w:val="0"/>
                <w:numId w:val="3"/>
              </w:numPr>
              <w:ind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包装表面应平滑，无开裂、划痕、穿孔、裂缝、变形及任何引起无菌屏障失效的表面缺陷；</w:t>
            </w:r>
          </w:p>
          <w:p w14:paraId="00ED2A43">
            <w:pPr>
              <w:pStyle w:val="10"/>
              <w:numPr>
                <w:ilvl w:val="0"/>
                <w:numId w:val="3"/>
              </w:numPr>
              <w:ind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包装内应无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碎屑、毛发、黑点等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异物；</w:t>
            </w:r>
          </w:p>
          <w:p w14:paraId="4983E614">
            <w:pPr>
              <w:pStyle w:val="10"/>
              <w:numPr>
                <w:ilvl w:val="0"/>
                <w:numId w:val="3"/>
              </w:numPr>
              <w:ind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印刷内容清晰、完整、无误，应满足图纸要求；</w:t>
            </w:r>
          </w:p>
          <w:p w14:paraId="7128D066">
            <w:pPr>
              <w:pStyle w:val="10"/>
              <w:numPr>
                <w:ilvl w:val="0"/>
                <w:numId w:val="3"/>
              </w:numPr>
              <w:ind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包装内的产品应按生产计划要求配置齐全，不得缺件或少件，装入方向应符合工艺文件要求。</w:t>
            </w:r>
          </w:p>
          <w:p w14:paraId="0A26F005">
            <w:pPr>
              <w:pStyle w:val="10"/>
              <w:numPr>
                <w:ilvl w:val="0"/>
                <w:numId w:val="3"/>
              </w:numPr>
              <w:ind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包装内产品应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洁净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完整，无破损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划痕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变形等缺陷；</w:t>
            </w:r>
          </w:p>
          <w:p w14:paraId="66AAC574">
            <w:pPr>
              <w:pStyle w:val="10"/>
              <w:numPr>
                <w:ilvl w:val="0"/>
                <w:numId w:val="3"/>
              </w:numPr>
              <w:ind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剥离特性: 撕开封口时，不得有撕破或者纸屑附在膜上；热合线应呈均匀白色状且不得有通道或缝隙存在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；</w:t>
            </w:r>
          </w:p>
          <w:p w14:paraId="24133099">
            <w:pPr>
              <w:pStyle w:val="10"/>
              <w:numPr>
                <w:ilvl w:val="0"/>
                <w:numId w:val="3"/>
              </w:numPr>
              <w:ind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对于配备衬板的初包装产品：消毒后的衬板应表面光滑，无黑点异物；产品卡入衬板对应切口，产品整体笔直卡在衬板上，不得弯曲变形。</w:t>
            </w:r>
          </w:p>
          <w:p w14:paraId="12E90544">
            <w:pPr>
              <w:pStyle w:val="10"/>
              <w:numPr>
                <w:ilvl w:val="0"/>
                <w:numId w:val="3"/>
              </w:numPr>
              <w:ind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标签应完整，无破损，无污染，无翘边；印刷内容应符合图纸要求，字迹清晰，无重影、缺失等；图纸上有条码信息内容的用扫码机扫码与图纸内容完全一致。</w:t>
            </w:r>
          </w:p>
        </w:tc>
        <w:tc>
          <w:tcPr>
            <w:tcW w:w="3525" w:type="dxa"/>
            <w:vAlign w:val="center"/>
          </w:tcPr>
          <w:p w14:paraId="42B3C0CC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在正常视力或矫正视力在光线充足的情况下，距离产品30-40cm观察。</w:t>
            </w:r>
          </w:p>
        </w:tc>
        <w:tc>
          <w:tcPr>
            <w:tcW w:w="1493" w:type="dxa"/>
            <w:vAlign w:val="center"/>
          </w:tcPr>
          <w:p w14:paraId="25AE75F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目测</w:t>
            </w:r>
          </w:p>
        </w:tc>
        <w:tc>
          <w:tcPr>
            <w:tcW w:w="1423" w:type="dxa"/>
            <w:vAlign w:val="center"/>
          </w:tcPr>
          <w:p w14:paraId="12D28AA0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首件：20件</w:t>
            </w:r>
          </w:p>
          <w:p w14:paraId="25F1AA2C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巡检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：GB/T 2828.1，一般水平I，AQL=0.25。</w:t>
            </w:r>
          </w:p>
        </w:tc>
      </w:tr>
      <w:tr w14:paraId="63F96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  <w:jc w:val="center"/>
        </w:trPr>
        <w:tc>
          <w:tcPr>
            <w:tcW w:w="655" w:type="dxa"/>
            <w:vMerge w:val="restart"/>
            <w:vAlign w:val="center"/>
          </w:tcPr>
          <w:p w14:paraId="6C710927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</w:t>
            </w:r>
          </w:p>
        </w:tc>
        <w:tc>
          <w:tcPr>
            <w:tcW w:w="1335" w:type="dxa"/>
            <w:vMerge w:val="restart"/>
            <w:vAlign w:val="center"/>
          </w:tcPr>
          <w:p w14:paraId="7947E668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密封强度</w:t>
            </w:r>
          </w:p>
        </w:tc>
        <w:tc>
          <w:tcPr>
            <w:tcW w:w="5711" w:type="dxa"/>
            <w:vAlign w:val="center"/>
          </w:tcPr>
          <w:p w14:paraId="5392BF67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密封强度≧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 xml:space="preserve">1.2N/15mm </w:t>
            </w:r>
          </w:p>
        </w:tc>
        <w:tc>
          <w:tcPr>
            <w:tcW w:w="3525" w:type="dxa"/>
            <w:vAlign w:val="center"/>
          </w:tcPr>
          <w:p w14:paraId="74E74237">
            <w:pP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将样品裁成宽度为15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±1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mm，轻轻用1.2N砝码悬吊于样品条一端，用手轻轻拉起另一端，观察30s，封口处应不剥离脱落。</w:t>
            </w:r>
          </w:p>
        </w:tc>
        <w:tc>
          <w:tcPr>
            <w:tcW w:w="1493" w:type="dxa"/>
            <w:vMerge w:val="restart"/>
            <w:vAlign w:val="center"/>
          </w:tcPr>
          <w:p w14:paraId="719F5D48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目测、砝码</w:t>
            </w:r>
          </w:p>
          <w:p w14:paraId="167EBB9C">
            <w:pPr>
              <w:jc w:val="both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23" w:type="dxa"/>
            <w:vMerge w:val="restart"/>
            <w:vAlign w:val="center"/>
          </w:tcPr>
          <w:p w14:paraId="62AC32C6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首件：5件。</w:t>
            </w:r>
          </w:p>
        </w:tc>
      </w:tr>
      <w:tr w14:paraId="48550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655" w:type="dxa"/>
            <w:vMerge w:val="continue"/>
            <w:vAlign w:val="center"/>
          </w:tcPr>
          <w:p w14:paraId="79022F44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</w:p>
        </w:tc>
        <w:tc>
          <w:tcPr>
            <w:tcW w:w="1335" w:type="dxa"/>
            <w:vMerge w:val="continue"/>
            <w:vAlign w:val="center"/>
          </w:tcPr>
          <w:p w14:paraId="758C037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</w:p>
        </w:tc>
        <w:tc>
          <w:tcPr>
            <w:tcW w:w="5711" w:type="dxa"/>
            <w:vAlign w:val="center"/>
          </w:tcPr>
          <w:p w14:paraId="06768FFC">
            <w:pP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特卫强袋密封强度≥1.5N/15mm</w:t>
            </w:r>
          </w:p>
          <w:p w14:paraId="6024748B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（百瑞吉产品要求）</w:t>
            </w:r>
          </w:p>
        </w:tc>
        <w:tc>
          <w:tcPr>
            <w:tcW w:w="3525" w:type="dxa"/>
            <w:vAlign w:val="center"/>
          </w:tcPr>
          <w:p w14:paraId="4AD15299"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将样品裁成宽度为15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±1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mm，轻轻用1.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N砝码悬吊于样品条一端，用手轻轻拉起另一端，观察30s，封口处应不剥离脱落。</w:t>
            </w:r>
          </w:p>
          <w:p w14:paraId="573BCF40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</w:p>
        </w:tc>
        <w:tc>
          <w:tcPr>
            <w:tcW w:w="1493" w:type="dxa"/>
            <w:vMerge w:val="continue"/>
            <w:vAlign w:val="center"/>
          </w:tcPr>
          <w:p w14:paraId="49E1FBB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</w:p>
        </w:tc>
        <w:tc>
          <w:tcPr>
            <w:tcW w:w="1423" w:type="dxa"/>
            <w:vMerge w:val="continue"/>
            <w:vAlign w:val="center"/>
          </w:tcPr>
          <w:p w14:paraId="25668B97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</w:p>
        </w:tc>
      </w:tr>
      <w:tr w14:paraId="19A84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655" w:type="dxa"/>
            <w:vAlign w:val="center"/>
          </w:tcPr>
          <w:p w14:paraId="396387A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3</w:t>
            </w:r>
          </w:p>
        </w:tc>
        <w:tc>
          <w:tcPr>
            <w:tcW w:w="1335" w:type="dxa"/>
            <w:vAlign w:val="center"/>
          </w:tcPr>
          <w:p w14:paraId="2872703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密封泄漏</w:t>
            </w:r>
          </w:p>
        </w:tc>
        <w:tc>
          <w:tcPr>
            <w:tcW w:w="5711" w:type="dxa"/>
            <w:vAlign w:val="center"/>
          </w:tcPr>
          <w:p w14:paraId="4BD0798E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各封口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边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接触染料，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每边接触时长5S，应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任何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泄漏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现象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3525" w:type="dxa"/>
            <w:vAlign w:val="center"/>
          </w:tcPr>
          <w:p w14:paraId="1A93947E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用注射器向包装内注入足够的染色液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0.5%TritonX-100、0.05%Toluidine（甲苯胺蓝）、99.45%纯化水），使能覆盖包装的最长边，深约5mm，旋转包装，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对于四面封口的包装每个边最多接触5S，总时间小于或等于20S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。在这一时间段内，通过包装的透明面，目力检验密封区有无染料穿透，形成泄漏通道。</w:t>
            </w:r>
          </w:p>
        </w:tc>
        <w:tc>
          <w:tcPr>
            <w:tcW w:w="1493" w:type="dxa"/>
            <w:vAlign w:val="center"/>
          </w:tcPr>
          <w:p w14:paraId="49B6A195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带针注射器</w:t>
            </w:r>
          </w:p>
        </w:tc>
        <w:tc>
          <w:tcPr>
            <w:tcW w:w="1423" w:type="dxa"/>
            <w:vAlign w:val="center"/>
          </w:tcPr>
          <w:p w14:paraId="35AC5B7E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首件：5件。</w:t>
            </w:r>
          </w:p>
        </w:tc>
      </w:tr>
      <w:tr w14:paraId="01F00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42" w:type="dxa"/>
            <w:gridSpan w:val="6"/>
            <w:vAlign w:val="center"/>
          </w:tcPr>
          <w:p w14:paraId="6C8DA7C8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备注：</w:t>
            </w:r>
          </w:p>
          <w:p w14:paraId="2C9C7018">
            <w:pPr>
              <w:pStyle w:val="10"/>
              <w:numPr>
                <w:ilvl w:val="0"/>
                <w:numId w:val="4"/>
              </w:numPr>
              <w:ind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生产人员自检，检验人员随机抽检，抽检规则与数量应符合表中抽样规则；</w:t>
            </w:r>
          </w:p>
          <w:p w14:paraId="29EF6D1F">
            <w:pPr>
              <w:pStyle w:val="10"/>
              <w:numPr>
                <w:ilvl w:val="0"/>
                <w:numId w:val="4"/>
              </w:numPr>
              <w:ind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设备初次开机、模具更换、参数调整、模具维修等均需要按照抽样规则进行首件检验；</w:t>
            </w:r>
          </w:p>
          <w:p w14:paraId="545939D9">
            <w:pPr>
              <w:pStyle w:val="10"/>
              <w:numPr>
                <w:ilvl w:val="0"/>
                <w:numId w:val="4"/>
              </w:numPr>
              <w:ind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首检如果发现不合格，及时向部门主管反映问题，待问题得到纠正，生产稳定后，重新进行首检，检验全部合格后，才可转入正常生产；</w:t>
            </w:r>
          </w:p>
          <w:p w14:paraId="58A2DD3F">
            <w:pPr>
              <w:pStyle w:val="10"/>
              <w:numPr>
                <w:ilvl w:val="0"/>
                <w:numId w:val="4"/>
              </w:numPr>
              <w:ind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如果样本量等于或超过批量，则进行100%检验；</w:t>
            </w:r>
          </w:p>
          <w:p w14:paraId="0198A97A">
            <w:pPr>
              <w:pStyle w:val="10"/>
              <w:numPr>
                <w:ilvl w:val="0"/>
                <w:numId w:val="4"/>
              </w:numPr>
              <w:ind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过程巡检应每班记录两次，上午和下午各一次，巡检过程中若发现产品不合格，应及时向部门主管反映不合格问题，并对之前生产的产品进行隔离，问题纠正之后，进行双倍检验，确认无异之后，转入正常抽样。然后对之前生产的产品组织不合格评审，根据评审结果对该批次产品进行处理；</w:t>
            </w:r>
          </w:p>
          <w:p w14:paraId="1E934CEF">
            <w:pPr>
              <w:pStyle w:val="10"/>
              <w:numPr>
                <w:ilvl w:val="0"/>
                <w:numId w:val="4"/>
              </w:numPr>
              <w:ind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若客户指定检验方法和抽样规则，应按客户检验要求开展检验。</w:t>
            </w:r>
          </w:p>
        </w:tc>
      </w:tr>
    </w:tbl>
    <w:p w14:paraId="46B90C17">
      <w:pPr>
        <w:rPr>
          <w:rFonts w:hint="default" w:ascii="Times New Roman" w:hAnsi="Times New Roman" w:eastAsia="宋体" w:cs="Times New Roman"/>
          <w:b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  <w:szCs w:val="21"/>
        </w:rPr>
        <w:t>4 判定规则</w:t>
      </w:r>
    </w:p>
    <w:p w14:paraId="619786D9">
      <w:pPr>
        <w:ind w:firstLine="420" w:firstLineChars="200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检验中，每一个检验项目均应合格。若出现不合格，则进行不合格品评审并按照不合格评审结果处理；尺寸首检不合格，待调整后生产稳定需再次进行首检，直到首检合格后方可进入正常生产，首检不合格的产品按照不合格品处理。</w:t>
      </w:r>
    </w:p>
    <w:p w14:paraId="6EB7C4D0">
      <w:pPr>
        <w:rPr>
          <w:rFonts w:hint="default" w:ascii="Times New Roman" w:hAnsi="Times New Roman" w:eastAsia="宋体" w:cs="Times New Roman"/>
          <w:b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  <w:szCs w:val="21"/>
        </w:rPr>
        <w:t>5 附件</w:t>
      </w:r>
    </w:p>
    <w:p w14:paraId="4B714AD4">
      <w:pPr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无。</w:t>
      </w:r>
    </w:p>
    <w:p w14:paraId="55B7678B">
      <w:pPr>
        <w:rPr>
          <w:rFonts w:hint="eastAsia" w:asciiTheme="minorEastAsia" w:hAnsi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cstheme="minorEastAsia"/>
          <w:b/>
          <w:bCs/>
          <w:color w:val="auto"/>
          <w:sz w:val="21"/>
          <w:szCs w:val="21"/>
          <w:lang w:val="en-US" w:eastAsia="zh-CN"/>
        </w:rPr>
        <w:t xml:space="preserve"> 不合格包装图片</w:t>
      </w:r>
    </w:p>
    <w:p w14:paraId="2654FFDD">
      <w:pPr>
        <w:rPr>
          <w:rFonts w:hint="eastAsia" w:asciiTheme="minorHAnsi" w:hAnsiTheme="minorHAnsi" w:eastAsiaTheme="minorEastAsia" w:cstheme="minorBidi"/>
          <w:color w:val="auto"/>
          <w:sz w:val="21"/>
          <w:szCs w:val="22"/>
          <w:lang w:val="en-US" w:eastAsia="zh-CN"/>
        </w:rPr>
      </w:pPr>
      <w:r>
        <w:drawing>
          <wp:inline distT="0" distB="0" distL="114300" distR="114300">
            <wp:extent cx="2688590" cy="2522855"/>
            <wp:effectExtent l="0" t="0" r="1651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859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2548255" cy="2570480"/>
            <wp:effectExtent l="0" t="0" r="444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8255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93340" cy="2602865"/>
            <wp:effectExtent l="0" t="0" r="16510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4" w:type="first"/>
      <w:headerReference r:id="rId3" w:type="default"/>
      <w:pgSz w:w="16838" w:h="11906" w:orient="landscape"/>
      <w:pgMar w:top="1800" w:right="1440" w:bottom="1276" w:left="144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348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405"/>
      <w:gridCol w:w="7758"/>
      <w:gridCol w:w="1559"/>
      <w:gridCol w:w="1762"/>
    </w:tblGrid>
    <w:tr w14:paraId="3E7C207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  <w:jc w:val="center"/>
      </w:trPr>
      <w:tc>
        <w:tcPr>
          <w:tcW w:w="2405" w:type="dxa"/>
          <w:vMerge w:val="restart"/>
          <w:vAlign w:val="center"/>
        </w:tcPr>
        <w:p w14:paraId="3A3C75BA">
          <w:pPr>
            <w:pStyle w:val="4"/>
            <w:pBdr>
              <w:bottom w:val="none" w:color="auto" w:sz="0" w:space="0"/>
            </w:pBd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-36195</wp:posOffset>
                </wp:positionH>
                <wp:positionV relativeFrom="paragraph">
                  <wp:posOffset>-6350</wp:posOffset>
                </wp:positionV>
                <wp:extent cx="531495" cy="314960"/>
                <wp:effectExtent l="0" t="0" r="1905" b="8890"/>
                <wp:wrapSquare wrapText="bothSides"/>
                <wp:docPr id="4" name="图片 4" descr="C:\Users\D10060\Desktop\LOGO.png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 descr="C:\Users\D10060\Desktop\LOGO.png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495" cy="31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758" w:type="dxa"/>
          <w:vMerge w:val="restart"/>
          <w:vAlign w:val="center"/>
        </w:tcPr>
        <w:p w14:paraId="2CAAFED6">
          <w:pPr>
            <w:pStyle w:val="4"/>
            <w:pBdr>
              <w:bottom w:val="none" w:color="auto" w:sz="0" w:space="0"/>
            </w:pBdr>
            <w:rPr>
              <w:rFonts w:ascii="Times New Roman" w:hAnsi="Times New Roman" w:cs="Times New Roman"/>
            </w:rPr>
          </w:pPr>
          <w:bookmarkStart w:id="0" w:name="_Hlk5284650"/>
          <w:r>
            <w:rPr>
              <w:rFonts w:hint="eastAsia" w:ascii="Times New Roman" w:hAnsi="Times New Roman" w:cs="Times New Roman"/>
            </w:rPr>
            <w:t>初包装</w:t>
          </w:r>
          <w:bookmarkEnd w:id="0"/>
          <w:r>
            <w:rPr>
              <w:rFonts w:hint="eastAsia" w:ascii="Times New Roman" w:hAnsi="Times New Roman" w:cs="Times New Roman"/>
            </w:rPr>
            <w:t>过程检验规程</w:t>
          </w:r>
        </w:p>
      </w:tc>
      <w:tc>
        <w:tcPr>
          <w:tcW w:w="3321" w:type="dxa"/>
          <w:gridSpan w:val="2"/>
          <w:vAlign w:val="center"/>
        </w:tcPr>
        <w:p w14:paraId="3BDEDCBE">
          <w:pPr>
            <w:pStyle w:val="4"/>
            <w:pBdr>
              <w:bottom w:val="none" w:color="auto" w:sz="0" w:space="0"/>
            </w:pBdr>
            <w:jc w:val="both"/>
            <w:rPr>
              <w:rFonts w:ascii="Times New Roman" w:hAnsi="Times New Roman" w:cs="Times New Roman"/>
            </w:rPr>
          </w:pPr>
          <w:r>
            <w:rPr>
              <w:rFonts w:hint="eastAsia" w:ascii="Times New Roman" w:hAnsi="Times New Roman" w:cs="Times New Roman"/>
            </w:rPr>
            <w:t>文件编号：PQC-CR-003</w:t>
          </w:r>
        </w:p>
      </w:tc>
    </w:tr>
    <w:tr w14:paraId="337266D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  <w:jc w:val="center"/>
      </w:trPr>
      <w:tc>
        <w:tcPr>
          <w:tcW w:w="2405" w:type="dxa"/>
          <w:vMerge w:val="continue"/>
          <w:vAlign w:val="center"/>
        </w:tcPr>
        <w:p w14:paraId="0A5669E1">
          <w:pPr>
            <w:pStyle w:val="4"/>
            <w:pBdr>
              <w:bottom w:val="none" w:color="auto" w:sz="0" w:space="0"/>
            </w:pBdr>
            <w:rPr>
              <w:rFonts w:ascii="Times New Roman" w:hAnsi="Times New Roman" w:cs="Times New Roman"/>
            </w:rPr>
          </w:pPr>
        </w:p>
      </w:tc>
      <w:tc>
        <w:tcPr>
          <w:tcW w:w="7758" w:type="dxa"/>
          <w:vMerge w:val="continue"/>
          <w:vAlign w:val="center"/>
        </w:tcPr>
        <w:p w14:paraId="0B4A1A58">
          <w:pPr>
            <w:pStyle w:val="4"/>
            <w:pBdr>
              <w:bottom w:val="none" w:color="auto" w:sz="0" w:space="0"/>
            </w:pBdr>
            <w:rPr>
              <w:rFonts w:ascii="Times New Roman" w:hAnsi="Times New Roman" w:cs="Times New Roman"/>
            </w:rPr>
          </w:pPr>
        </w:p>
      </w:tc>
      <w:tc>
        <w:tcPr>
          <w:tcW w:w="1559" w:type="dxa"/>
          <w:vAlign w:val="center"/>
        </w:tcPr>
        <w:p w14:paraId="3F2F3803">
          <w:pPr>
            <w:pStyle w:val="4"/>
            <w:pBdr>
              <w:bottom w:val="none" w:color="auto" w:sz="0" w:space="0"/>
            </w:pBdr>
            <w:jc w:val="both"/>
            <w:rPr>
              <w:rFonts w:hint="eastAsia" w:ascii="Times New Roman" w:hAnsi="Times New Roman" w:cs="Times New Roman" w:eastAsiaTheme="minorEastAsia"/>
              <w:lang w:val="en-US" w:eastAsia="zh-CN"/>
            </w:rPr>
          </w:pPr>
          <w:r>
            <w:rPr>
              <w:rFonts w:hint="eastAsia" w:ascii="Times New Roman" w:hAnsi="Times New Roman" w:cs="Times New Roman"/>
            </w:rPr>
            <w:t>版本:</w:t>
          </w:r>
          <w:r>
            <w:rPr>
              <w:rFonts w:ascii="Times New Roman" w:hAnsi="Times New Roman" w:cs="Times New Roman"/>
            </w:rPr>
            <w:t xml:space="preserve"> </w:t>
          </w:r>
          <w:r>
            <w:rPr>
              <w:rFonts w:hint="eastAsia" w:ascii="Times New Roman" w:hAnsi="Times New Roman" w:cs="Times New Roman"/>
            </w:rPr>
            <w:t>A</w:t>
          </w:r>
          <w:r>
            <w:rPr>
              <w:rFonts w:ascii="Times New Roman" w:hAnsi="Times New Roman" w:cs="Times New Roman"/>
            </w:rPr>
            <w:t>/</w:t>
          </w:r>
          <w:r>
            <w:rPr>
              <w:rFonts w:hint="eastAsia" w:ascii="Times New Roman" w:hAnsi="Times New Roman" w:cs="Times New Roman"/>
              <w:lang w:val="en-US" w:eastAsia="zh-CN"/>
            </w:rPr>
            <w:t>7</w:t>
          </w:r>
        </w:p>
      </w:tc>
      <w:tc>
        <w:tcPr>
          <w:tcW w:w="1762" w:type="dxa"/>
          <w:vAlign w:val="center"/>
        </w:tcPr>
        <w:p w14:paraId="25E62878">
          <w:pPr>
            <w:pStyle w:val="4"/>
            <w:pBdr>
              <w:bottom w:val="none" w:color="auto" w:sz="0" w:space="0"/>
            </w:pBdr>
            <w:jc w:val="both"/>
            <w:rPr>
              <w:rFonts w:ascii="Times New Roman" w:hAnsi="Times New Roman" w:cs="Times New Roman"/>
            </w:rPr>
          </w:pPr>
          <w:r>
            <w:rPr>
              <w:rFonts w:hint="eastAsia" w:ascii="Times New Roman" w:hAnsi="Times New Roman" w:cs="Times New Roman"/>
            </w:rPr>
            <w:t>页码：</w:t>
          </w:r>
          <w:r>
            <w:rPr>
              <w:rFonts w:ascii="Times New Roman" w:hAnsi="Times New Roman" w:cs="Times New Roman"/>
            </w:rPr>
            <w:t xml:space="preserve"> </w:t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PAGE  \* Arabic  \* MERGEFORMAT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t xml:space="preserve"> / </w:t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NUMPAGES  \* Arabic  \* MERGEFORMAT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</w:p>
      </w:tc>
    </w:tr>
  </w:tbl>
  <w:p w14:paraId="3B586EE7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94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405"/>
      <w:gridCol w:w="7655"/>
      <w:gridCol w:w="1275"/>
      <w:gridCol w:w="1609"/>
    </w:tblGrid>
    <w:tr w14:paraId="5D3222B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  <w:jc w:val="center"/>
      </w:trPr>
      <w:tc>
        <w:tcPr>
          <w:tcW w:w="2405" w:type="dxa"/>
          <w:vMerge w:val="restart"/>
          <w:vAlign w:val="center"/>
        </w:tcPr>
        <w:p w14:paraId="5CDEB720">
          <w:pPr>
            <w:pStyle w:val="4"/>
            <w:pBdr>
              <w:bottom w:val="none" w:color="auto" w:sz="0" w:space="0"/>
            </w:pBd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-36195</wp:posOffset>
                </wp:positionH>
                <wp:positionV relativeFrom="paragraph">
                  <wp:posOffset>-6350</wp:posOffset>
                </wp:positionV>
                <wp:extent cx="531495" cy="314960"/>
                <wp:effectExtent l="0" t="0" r="1905" b="8890"/>
                <wp:wrapSquare wrapText="bothSides"/>
                <wp:docPr id="3" name="图片 3" descr="C:\Users\D10060\Desktop\LOGO.png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 descr="C:\Users\D10060\Desktop\LOGO.png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495" cy="31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655" w:type="dxa"/>
          <w:vMerge w:val="restart"/>
          <w:vAlign w:val="center"/>
        </w:tcPr>
        <w:p w14:paraId="7EBD4EC0">
          <w:pPr>
            <w:pStyle w:val="4"/>
            <w:pBdr>
              <w:bottom w:val="none" w:color="auto" w:sz="0" w:space="0"/>
            </w:pBdr>
            <w:rPr>
              <w:rFonts w:ascii="Times New Roman" w:hAnsi="Times New Roman" w:cs="Times New Roman"/>
            </w:rPr>
          </w:pPr>
          <w:r>
            <w:rPr>
              <w:rFonts w:hint="eastAsia" w:ascii="Times New Roman" w:hAnsi="Times New Roman" w:cs="Times New Roman"/>
              <w:b w:val="0"/>
              <w:bCs/>
            </w:rPr>
            <w:t>初包装</w:t>
          </w:r>
          <w:r>
            <w:rPr>
              <w:rFonts w:ascii="Times New Roman" w:hAnsi="Times New Roman" w:cs="Times New Roman"/>
              <w:b w:val="0"/>
              <w:bCs/>
            </w:rPr>
            <w:t>过程检验规程</w:t>
          </w:r>
        </w:p>
      </w:tc>
      <w:tc>
        <w:tcPr>
          <w:tcW w:w="2884" w:type="dxa"/>
          <w:gridSpan w:val="2"/>
          <w:vAlign w:val="center"/>
        </w:tcPr>
        <w:p w14:paraId="455CE9C1">
          <w:pPr>
            <w:pStyle w:val="4"/>
            <w:pBdr>
              <w:bottom w:val="none" w:color="auto" w:sz="0" w:space="0"/>
            </w:pBdr>
            <w:jc w:val="both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文件编号：</w:t>
          </w:r>
          <w:r>
            <w:rPr>
              <w:rFonts w:ascii="Times New Roman" w:hAnsi="Times New Roman" w:cs="Times New Roman"/>
              <w:bCs/>
            </w:rPr>
            <w:t>PQC-</w:t>
          </w:r>
          <w:r>
            <w:rPr>
              <w:rFonts w:hint="eastAsia" w:ascii="Times New Roman" w:hAnsi="Times New Roman" w:cs="Times New Roman"/>
              <w:bCs/>
            </w:rPr>
            <w:t>CR</w:t>
          </w:r>
          <w:r>
            <w:rPr>
              <w:rFonts w:ascii="Times New Roman" w:hAnsi="Times New Roman" w:cs="Times New Roman"/>
              <w:bCs/>
            </w:rPr>
            <w:t>-003</w:t>
          </w:r>
        </w:p>
      </w:tc>
    </w:tr>
    <w:tr w14:paraId="4A33E2E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  <w:jc w:val="center"/>
      </w:trPr>
      <w:tc>
        <w:tcPr>
          <w:tcW w:w="2405" w:type="dxa"/>
          <w:vMerge w:val="continue"/>
        </w:tcPr>
        <w:p w14:paraId="291E3D6A">
          <w:pPr>
            <w:pStyle w:val="4"/>
            <w:pBdr>
              <w:bottom w:val="none" w:color="auto" w:sz="0" w:space="0"/>
            </w:pBdr>
            <w:rPr>
              <w:rFonts w:ascii="Times New Roman" w:hAnsi="Times New Roman" w:cs="Times New Roman"/>
            </w:rPr>
          </w:pPr>
        </w:p>
      </w:tc>
      <w:tc>
        <w:tcPr>
          <w:tcW w:w="7655" w:type="dxa"/>
          <w:vMerge w:val="continue"/>
          <w:vAlign w:val="center"/>
        </w:tcPr>
        <w:p w14:paraId="474C51A3">
          <w:pPr>
            <w:pStyle w:val="4"/>
            <w:pBdr>
              <w:bottom w:val="none" w:color="auto" w:sz="0" w:space="0"/>
            </w:pBdr>
            <w:rPr>
              <w:rFonts w:ascii="Times New Roman" w:hAnsi="Times New Roman" w:cs="Times New Roman"/>
            </w:rPr>
          </w:pPr>
        </w:p>
      </w:tc>
      <w:tc>
        <w:tcPr>
          <w:tcW w:w="1275" w:type="dxa"/>
          <w:vAlign w:val="center"/>
        </w:tcPr>
        <w:p w14:paraId="6CCE35A1">
          <w:pPr>
            <w:pStyle w:val="4"/>
            <w:pBdr>
              <w:bottom w:val="none" w:color="auto" w:sz="0" w:space="0"/>
            </w:pBdr>
            <w:jc w:val="both"/>
            <w:rPr>
              <w:rFonts w:hint="eastAsia" w:ascii="Times New Roman" w:hAnsi="Times New Roman" w:cs="Times New Roman" w:eastAsiaTheme="minorEastAsia"/>
              <w:lang w:val="en-US" w:eastAsia="zh-CN"/>
            </w:rPr>
          </w:pPr>
          <w:r>
            <w:rPr>
              <w:rFonts w:ascii="Times New Roman" w:hAnsi="Times New Roman" w:cs="Times New Roman"/>
            </w:rPr>
            <w:t xml:space="preserve">版本: </w:t>
          </w:r>
          <w:r>
            <w:rPr>
              <w:rFonts w:hint="eastAsia" w:ascii="Times New Roman" w:hAnsi="Times New Roman" w:cs="Times New Roman"/>
            </w:rPr>
            <w:t>A</w:t>
          </w:r>
          <w:r>
            <w:rPr>
              <w:rFonts w:ascii="Times New Roman" w:hAnsi="Times New Roman" w:cs="Times New Roman"/>
            </w:rPr>
            <w:t>/</w:t>
          </w:r>
          <w:r>
            <w:rPr>
              <w:rFonts w:hint="eastAsia" w:ascii="Times New Roman" w:hAnsi="Times New Roman" w:cs="Times New Roman"/>
              <w:lang w:val="en-US" w:eastAsia="zh-CN"/>
            </w:rPr>
            <w:t>7</w:t>
          </w:r>
        </w:p>
      </w:tc>
      <w:tc>
        <w:tcPr>
          <w:tcW w:w="1609" w:type="dxa"/>
          <w:vAlign w:val="center"/>
        </w:tcPr>
        <w:p w14:paraId="4C5FC604">
          <w:pPr>
            <w:pStyle w:val="4"/>
            <w:pBdr>
              <w:bottom w:val="none" w:color="auto" w:sz="0" w:space="0"/>
            </w:pBdr>
            <w:jc w:val="both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页码：</w:t>
          </w:r>
          <w:r>
            <w:rPr>
              <w:rFonts w:ascii="Times New Roman" w:hAnsi="Times New Roman" w:cs="Times New Roman"/>
              <w:lang w:val="zh-CN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</w:rPr>
            <w:instrText xml:space="preserve">PAGE  \* Arabic  \* MERGEFORMAT</w:instrText>
          </w:r>
          <w:r>
            <w:rPr>
              <w:rFonts w:ascii="Times New Roman" w:hAnsi="Times New Roman" w:cs="Times New Roman"/>
              <w:b/>
              <w:bCs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lang w:val="zh-CN"/>
            </w:rPr>
            <w:t>1</w:t>
          </w:r>
          <w:r>
            <w:rPr>
              <w:rFonts w:ascii="Times New Roman" w:hAnsi="Times New Roman" w:cs="Times New Roman"/>
              <w:b/>
              <w:bCs/>
            </w:rPr>
            <w:fldChar w:fldCharType="end"/>
          </w:r>
          <w:r>
            <w:rPr>
              <w:rFonts w:ascii="Times New Roman" w:hAnsi="Times New Roman" w:cs="Times New Roman"/>
              <w:lang w:val="zh-CN"/>
            </w:rPr>
            <w:t xml:space="preserve"> / </w:t>
          </w:r>
          <w:r>
            <w:rPr>
              <w:rFonts w:ascii="Times New Roman" w:hAnsi="Times New Roman" w:cs="Times New Roman"/>
              <w:b/>
              <w:bCs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</w:rPr>
            <w:instrText xml:space="preserve">NUMPAGES  \* Arabic  \* MERGEFORMAT</w:instrText>
          </w:r>
          <w:r>
            <w:rPr>
              <w:rFonts w:ascii="Times New Roman" w:hAnsi="Times New Roman" w:cs="Times New Roman"/>
              <w:b/>
              <w:bCs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lang w:val="zh-CN"/>
            </w:rPr>
            <w:t>3</w:t>
          </w:r>
          <w:r>
            <w:rPr>
              <w:rFonts w:ascii="Times New Roman" w:hAnsi="Times New Roman" w:cs="Times New Roman"/>
              <w:b/>
              <w:bCs/>
            </w:rPr>
            <w:fldChar w:fldCharType="end"/>
          </w:r>
        </w:p>
      </w:tc>
    </w:tr>
  </w:tbl>
  <w:p w14:paraId="3A10C13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1E9D88"/>
    <w:multiLevelType w:val="singleLevel"/>
    <w:tmpl w:val="151E9D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FF04758"/>
    <w:multiLevelType w:val="multilevel"/>
    <w:tmpl w:val="2FF04758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C0C36AA"/>
    <w:multiLevelType w:val="multilevel"/>
    <w:tmpl w:val="4C0C36AA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5DB146A"/>
    <w:multiLevelType w:val="multilevel"/>
    <w:tmpl w:val="75DB146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微信用户">
    <w15:presenceInfo w15:providerId="WPS Office" w15:userId="107387941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trackRevisions w:val="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U2NGI2MDA0MTcyOTNmMzcxMTkzYjYzMTI2ZDhiZGMifQ=="/>
    <w:docVar w:name="KSO_WPS_MARK_KEY" w:val="6f8d79a5-3556-40e4-ba98-fc38ede8ac02"/>
  </w:docVars>
  <w:rsids>
    <w:rsidRoot w:val="30C80954"/>
    <w:rsid w:val="00024381"/>
    <w:rsid w:val="00035DF9"/>
    <w:rsid w:val="00042B76"/>
    <w:rsid w:val="00046A3D"/>
    <w:rsid w:val="000551DA"/>
    <w:rsid w:val="00066CF8"/>
    <w:rsid w:val="00083B82"/>
    <w:rsid w:val="00090689"/>
    <w:rsid w:val="000B02E4"/>
    <w:rsid w:val="000C0B9D"/>
    <w:rsid w:val="000F5D05"/>
    <w:rsid w:val="00103E05"/>
    <w:rsid w:val="001155EA"/>
    <w:rsid w:val="00123E39"/>
    <w:rsid w:val="00124A22"/>
    <w:rsid w:val="00136F48"/>
    <w:rsid w:val="001628D6"/>
    <w:rsid w:val="00181601"/>
    <w:rsid w:val="00183BC1"/>
    <w:rsid w:val="0019475A"/>
    <w:rsid w:val="001972D7"/>
    <w:rsid w:val="00197CD2"/>
    <w:rsid w:val="001A16E9"/>
    <w:rsid w:val="001B3CF7"/>
    <w:rsid w:val="001B44B8"/>
    <w:rsid w:val="001D1A8E"/>
    <w:rsid w:val="001D3A19"/>
    <w:rsid w:val="001F30DE"/>
    <w:rsid w:val="001F412D"/>
    <w:rsid w:val="0020283A"/>
    <w:rsid w:val="002152F0"/>
    <w:rsid w:val="00220545"/>
    <w:rsid w:val="00251AD4"/>
    <w:rsid w:val="00255D57"/>
    <w:rsid w:val="00264683"/>
    <w:rsid w:val="0028021E"/>
    <w:rsid w:val="0029616E"/>
    <w:rsid w:val="002B67AB"/>
    <w:rsid w:val="002E77D0"/>
    <w:rsid w:val="00312E57"/>
    <w:rsid w:val="00316D3E"/>
    <w:rsid w:val="00367D3C"/>
    <w:rsid w:val="00375159"/>
    <w:rsid w:val="0038797F"/>
    <w:rsid w:val="00390CA2"/>
    <w:rsid w:val="003A7206"/>
    <w:rsid w:val="003B1B89"/>
    <w:rsid w:val="003B67AC"/>
    <w:rsid w:val="003B7A24"/>
    <w:rsid w:val="003B7D94"/>
    <w:rsid w:val="003C3877"/>
    <w:rsid w:val="003C7E6E"/>
    <w:rsid w:val="003F1816"/>
    <w:rsid w:val="003F5387"/>
    <w:rsid w:val="00403163"/>
    <w:rsid w:val="00411650"/>
    <w:rsid w:val="00412552"/>
    <w:rsid w:val="00413F4B"/>
    <w:rsid w:val="00416469"/>
    <w:rsid w:val="0042061E"/>
    <w:rsid w:val="00430DD8"/>
    <w:rsid w:val="00442C87"/>
    <w:rsid w:val="00454CA1"/>
    <w:rsid w:val="00455521"/>
    <w:rsid w:val="00461763"/>
    <w:rsid w:val="004631BB"/>
    <w:rsid w:val="00467C17"/>
    <w:rsid w:val="00473C5E"/>
    <w:rsid w:val="0049110D"/>
    <w:rsid w:val="004A1EF9"/>
    <w:rsid w:val="004A2A87"/>
    <w:rsid w:val="004A4508"/>
    <w:rsid w:val="004D1303"/>
    <w:rsid w:val="004D5F9E"/>
    <w:rsid w:val="004E42CF"/>
    <w:rsid w:val="004E49AB"/>
    <w:rsid w:val="004F203C"/>
    <w:rsid w:val="00501B84"/>
    <w:rsid w:val="005115A9"/>
    <w:rsid w:val="00512C85"/>
    <w:rsid w:val="00525383"/>
    <w:rsid w:val="005433A9"/>
    <w:rsid w:val="00564736"/>
    <w:rsid w:val="005648FD"/>
    <w:rsid w:val="00564D5E"/>
    <w:rsid w:val="00566930"/>
    <w:rsid w:val="00573083"/>
    <w:rsid w:val="00576DBE"/>
    <w:rsid w:val="005830FC"/>
    <w:rsid w:val="005B09F9"/>
    <w:rsid w:val="005E7797"/>
    <w:rsid w:val="005F35CB"/>
    <w:rsid w:val="0061299A"/>
    <w:rsid w:val="006154DA"/>
    <w:rsid w:val="00616165"/>
    <w:rsid w:val="00617587"/>
    <w:rsid w:val="00621356"/>
    <w:rsid w:val="00623BC0"/>
    <w:rsid w:val="006255F0"/>
    <w:rsid w:val="0062625B"/>
    <w:rsid w:val="0063290B"/>
    <w:rsid w:val="00652429"/>
    <w:rsid w:val="00660F9C"/>
    <w:rsid w:val="00673BCA"/>
    <w:rsid w:val="00684347"/>
    <w:rsid w:val="00684650"/>
    <w:rsid w:val="00693BBA"/>
    <w:rsid w:val="006B23A3"/>
    <w:rsid w:val="006B5F0A"/>
    <w:rsid w:val="006D4DD0"/>
    <w:rsid w:val="006D522A"/>
    <w:rsid w:val="006D6FDF"/>
    <w:rsid w:val="006F561D"/>
    <w:rsid w:val="00700B1A"/>
    <w:rsid w:val="00704068"/>
    <w:rsid w:val="00727285"/>
    <w:rsid w:val="007361A4"/>
    <w:rsid w:val="007504A4"/>
    <w:rsid w:val="007532B2"/>
    <w:rsid w:val="00771538"/>
    <w:rsid w:val="0078104A"/>
    <w:rsid w:val="00784289"/>
    <w:rsid w:val="00793213"/>
    <w:rsid w:val="007A02DC"/>
    <w:rsid w:val="007C2C76"/>
    <w:rsid w:val="007C7B58"/>
    <w:rsid w:val="007D6D24"/>
    <w:rsid w:val="007F0753"/>
    <w:rsid w:val="008003B9"/>
    <w:rsid w:val="008126A6"/>
    <w:rsid w:val="0081332F"/>
    <w:rsid w:val="008314A5"/>
    <w:rsid w:val="00836064"/>
    <w:rsid w:val="00836DED"/>
    <w:rsid w:val="00844944"/>
    <w:rsid w:val="00852918"/>
    <w:rsid w:val="00864F3D"/>
    <w:rsid w:val="00865FED"/>
    <w:rsid w:val="0088709B"/>
    <w:rsid w:val="00895F05"/>
    <w:rsid w:val="008A507C"/>
    <w:rsid w:val="008A6D5D"/>
    <w:rsid w:val="008B0564"/>
    <w:rsid w:val="008B7D4B"/>
    <w:rsid w:val="008D2C18"/>
    <w:rsid w:val="008D356E"/>
    <w:rsid w:val="008E25B7"/>
    <w:rsid w:val="008E62E2"/>
    <w:rsid w:val="008F6D21"/>
    <w:rsid w:val="0091016F"/>
    <w:rsid w:val="0091738F"/>
    <w:rsid w:val="00922A7D"/>
    <w:rsid w:val="009271C3"/>
    <w:rsid w:val="00933FF2"/>
    <w:rsid w:val="00946506"/>
    <w:rsid w:val="0095212D"/>
    <w:rsid w:val="00962662"/>
    <w:rsid w:val="00971B15"/>
    <w:rsid w:val="009753D8"/>
    <w:rsid w:val="009803FA"/>
    <w:rsid w:val="00997945"/>
    <w:rsid w:val="009A44D1"/>
    <w:rsid w:val="009C3690"/>
    <w:rsid w:val="009C3FFD"/>
    <w:rsid w:val="009D33F5"/>
    <w:rsid w:val="00A02445"/>
    <w:rsid w:val="00A260CD"/>
    <w:rsid w:val="00A42082"/>
    <w:rsid w:val="00A42413"/>
    <w:rsid w:val="00A4405B"/>
    <w:rsid w:val="00A53212"/>
    <w:rsid w:val="00A66E8F"/>
    <w:rsid w:val="00A7093A"/>
    <w:rsid w:val="00A8058E"/>
    <w:rsid w:val="00A92400"/>
    <w:rsid w:val="00A95389"/>
    <w:rsid w:val="00AA3E42"/>
    <w:rsid w:val="00AA46BD"/>
    <w:rsid w:val="00AB3861"/>
    <w:rsid w:val="00AC1394"/>
    <w:rsid w:val="00AF7822"/>
    <w:rsid w:val="00B06E30"/>
    <w:rsid w:val="00B10C0C"/>
    <w:rsid w:val="00B220C7"/>
    <w:rsid w:val="00B45E3B"/>
    <w:rsid w:val="00B64C78"/>
    <w:rsid w:val="00B75962"/>
    <w:rsid w:val="00B77AF9"/>
    <w:rsid w:val="00B77E1F"/>
    <w:rsid w:val="00B83884"/>
    <w:rsid w:val="00B8533B"/>
    <w:rsid w:val="00B9378D"/>
    <w:rsid w:val="00B942D3"/>
    <w:rsid w:val="00BB5E6C"/>
    <w:rsid w:val="00BB75D7"/>
    <w:rsid w:val="00BC0C38"/>
    <w:rsid w:val="00BC6193"/>
    <w:rsid w:val="00BE2BF0"/>
    <w:rsid w:val="00C37391"/>
    <w:rsid w:val="00C550CD"/>
    <w:rsid w:val="00C57431"/>
    <w:rsid w:val="00C651C9"/>
    <w:rsid w:val="00C65A3E"/>
    <w:rsid w:val="00C819AC"/>
    <w:rsid w:val="00CA72E9"/>
    <w:rsid w:val="00CB0C61"/>
    <w:rsid w:val="00CB0F5D"/>
    <w:rsid w:val="00CB5A5F"/>
    <w:rsid w:val="00D11D34"/>
    <w:rsid w:val="00D2373B"/>
    <w:rsid w:val="00D42D6A"/>
    <w:rsid w:val="00D47793"/>
    <w:rsid w:val="00D6553B"/>
    <w:rsid w:val="00D66FA8"/>
    <w:rsid w:val="00D74A98"/>
    <w:rsid w:val="00D8108A"/>
    <w:rsid w:val="00DA2C10"/>
    <w:rsid w:val="00DA50F1"/>
    <w:rsid w:val="00DB6238"/>
    <w:rsid w:val="00DC4223"/>
    <w:rsid w:val="00DD77FD"/>
    <w:rsid w:val="00DD7F98"/>
    <w:rsid w:val="00DE6CB6"/>
    <w:rsid w:val="00DF67C7"/>
    <w:rsid w:val="00E05163"/>
    <w:rsid w:val="00E15057"/>
    <w:rsid w:val="00E26DA2"/>
    <w:rsid w:val="00E30807"/>
    <w:rsid w:val="00E30C45"/>
    <w:rsid w:val="00E36C5B"/>
    <w:rsid w:val="00E36C70"/>
    <w:rsid w:val="00E37EC6"/>
    <w:rsid w:val="00E40A75"/>
    <w:rsid w:val="00E40E83"/>
    <w:rsid w:val="00E574BD"/>
    <w:rsid w:val="00E6481A"/>
    <w:rsid w:val="00E66250"/>
    <w:rsid w:val="00E8017E"/>
    <w:rsid w:val="00E927FF"/>
    <w:rsid w:val="00EA557B"/>
    <w:rsid w:val="00EA6F6A"/>
    <w:rsid w:val="00EB1F72"/>
    <w:rsid w:val="00ED7D7B"/>
    <w:rsid w:val="00EF7E43"/>
    <w:rsid w:val="00F03BFB"/>
    <w:rsid w:val="00F205D4"/>
    <w:rsid w:val="00F24CE2"/>
    <w:rsid w:val="00F47C4A"/>
    <w:rsid w:val="00F51AA9"/>
    <w:rsid w:val="00F52B5E"/>
    <w:rsid w:val="00F5417E"/>
    <w:rsid w:val="00F62532"/>
    <w:rsid w:val="00F72BCF"/>
    <w:rsid w:val="00FA2482"/>
    <w:rsid w:val="00FA2652"/>
    <w:rsid w:val="00FB1822"/>
    <w:rsid w:val="00FC05B3"/>
    <w:rsid w:val="00FC658D"/>
    <w:rsid w:val="00FF200E"/>
    <w:rsid w:val="018547C2"/>
    <w:rsid w:val="04ED4B1E"/>
    <w:rsid w:val="0A47464F"/>
    <w:rsid w:val="10280789"/>
    <w:rsid w:val="11EC5008"/>
    <w:rsid w:val="12726AB8"/>
    <w:rsid w:val="131C50A1"/>
    <w:rsid w:val="1508699C"/>
    <w:rsid w:val="1657531A"/>
    <w:rsid w:val="175803CF"/>
    <w:rsid w:val="176F4D3E"/>
    <w:rsid w:val="1951536B"/>
    <w:rsid w:val="19A23CFD"/>
    <w:rsid w:val="1E5D0AAC"/>
    <w:rsid w:val="1FF526B4"/>
    <w:rsid w:val="230758C4"/>
    <w:rsid w:val="23754DC3"/>
    <w:rsid w:val="28814F98"/>
    <w:rsid w:val="29371F80"/>
    <w:rsid w:val="29A473D2"/>
    <w:rsid w:val="2A6B7022"/>
    <w:rsid w:val="2ACB14C9"/>
    <w:rsid w:val="2ADA2424"/>
    <w:rsid w:val="300D173A"/>
    <w:rsid w:val="304E1F59"/>
    <w:rsid w:val="30C80954"/>
    <w:rsid w:val="312D44CA"/>
    <w:rsid w:val="3335592F"/>
    <w:rsid w:val="397B2492"/>
    <w:rsid w:val="3A527741"/>
    <w:rsid w:val="3B9F2B10"/>
    <w:rsid w:val="3CA061C6"/>
    <w:rsid w:val="3CC90BC0"/>
    <w:rsid w:val="3DC37652"/>
    <w:rsid w:val="407C3ADA"/>
    <w:rsid w:val="423769F5"/>
    <w:rsid w:val="424C66B9"/>
    <w:rsid w:val="47351DC2"/>
    <w:rsid w:val="49564E63"/>
    <w:rsid w:val="49AC2AF5"/>
    <w:rsid w:val="4A162ACC"/>
    <w:rsid w:val="4DD60BDD"/>
    <w:rsid w:val="4F1E455F"/>
    <w:rsid w:val="502A77D2"/>
    <w:rsid w:val="565B0F59"/>
    <w:rsid w:val="57EF710B"/>
    <w:rsid w:val="5E0A456D"/>
    <w:rsid w:val="621F2129"/>
    <w:rsid w:val="66FA7CDD"/>
    <w:rsid w:val="69AE2567"/>
    <w:rsid w:val="6B795F1F"/>
    <w:rsid w:val="6D5D4B4E"/>
    <w:rsid w:val="6D9E7BDD"/>
    <w:rsid w:val="6E740082"/>
    <w:rsid w:val="70A51A3E"/>
    <w:rsid w:val="71234797"/>
    <w:rsid w:val="713539D0"/>
    <w:rsid w:val="72152FCD"/>
    <w:rsid w:val="74255D8F"/>
    <w:rsid w:val="76A41FA4"/>
    <w:rsid w:val="76FC3605"/>
    <w:rsid w:val="79CB64E2"/>
    <w:rsid w:val="7BE7399A"/>
    <w:rsid w:val="7DE35A49"/>
    <w:rsid w:val="7F00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网格型1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字符"/>
    <w:basedOn w:val="8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MS</Company>
  <Pages>4</Pages>
  <Words>1522</Words>
  <Characters>1739</Characters>
  <Lines>9</Lines>
  <Paragraphs>2</Paragraphs>
  <TotalTime>0</TotalTime>
  <ScaleCrop>false</ScaleCrop>
  <LinksUpToDate>false</LinksUpToDate>
  <CharactersWithSpaces>1754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2019-04-03T09:06:00Z</dcterms:created>
  <dc:creator>ZHANGBOHAN</dc:creator>
  <cp:lastModifiedBy>微信用户</cp:lastModifiedBy>
  <cp:lastPrinted>2024-09-04T07:12:00Z</cp:lastPrinted>
  <dcterms:modified xsi:type="dcterms:W3CDTF">2025-04-11T05:57:02Z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C58EF7E498604E1B9D3FA16C8EE8A39B_13</vt:lpwstr>
  </property>
  <property fmtid="{D5CDD505-2E9C-101B-9397-08002B2CF9AE}" pid="4" name="KSOTemplateDocerSaveRecord">
    <vt:lpwstr>eyJoZGlkIjoiMWU0YzEzN2JhZWNiNmRiZDEzNzJhMTg0MzI3ZjI5NjEiLCJ1c2VySWQiOiIxMjYwNzg3NzY4In0=</vt:lpwstr>
  </property>
</Properties>
</file>